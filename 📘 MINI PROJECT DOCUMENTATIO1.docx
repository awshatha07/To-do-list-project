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D42A9" w14:textId="77777777" w:rsidR="00F050EB" w:rsidRPr="00F050EB" w:rsidRDefault="00F050EB" w:rsidP="00F050EB">
      <w:r w:rsidRPr="00F050EB">
        <w:t>.</w:t>
      </w:r>
    </w:p>
    <w:p w14:paraId="21633FF6" w14:textId="77777777" w:rsidR="00F050EB" w:rsidRPr="00F050EB" w:rsidRDefault="00000000" w:rsidP="00F050EB">
      <w:r>
        <w:pict w14:anchorId="293E8014">
          <v:rect id="_x0000_i1025" style="width:0;height:1.5pt" o:hralign="center" o:hrstd="t" o:hr="t" fillcolor="#a0a0a0" stroked="f"/>
        </w:pict>
      </w:r>
    </w:p>
    <w:p w14:paraId="77998FCA" w14:textId="77777777" w:rsidR="00F050EB" w:rsidRPr="00F050EB" w:rsidRDefault="00F050EB" w:rsidP="00F050EB">
      <w:pPr>
        <w:rPr>
          <w:b/>
          <w:bCs/>
        </w:rPr>
      </w:pPr>
      <w:r w:rsidRPr="00F050EB">
        <w:rPr>
          <w:rFonts w:ascii="Segoe UI Emoji" w:hAnsi="Segoe UI Emoji" w:cs="Segoe UI Emoji"/>
          <w:b/>
          <w:bCs/>
        </w:rPr>
        <w:t>📘</w:t>
      </w:r>
      <w:r w:rsidRPr="00F050EB">
        <w:rPr>
          <w:b/>
          <w:bCs/>
        </w:rPr>
        <w:t xml:space="preserve"> MINI PROJECT DOCUMENTATION</w:t>
      </w:r>
    </w:p>
    <w:p w14:paraId="592E26E7" w14:textId="77777777" w:rsidR="00F050EB" w:rsidRPr="00F050EB" w:rsidRDefault="00F050EB" w:rsidP="00F050EB">
      <w:pPr>
        <w:rPr>
          <w:b/>
          <w:bCs/>
        </w:rPr>
      </w:pPr>
      <w:r w:rsidRPr="00F050EB">
        <w:rPr>
          <w:b/>
          <w:bCs/>
        </w:rPr>
        <w:t>Project Title: To-Do List Application</w:t>
      </w:r>
    </w:p>
    <w:p w14:paraId="5A9742C2" w14:textId="77777777" w:rsidR="00F050EB" w:rsidRPr="00F050EB" w:rsidRDefault="00000000" w:rsidP="00F050EB">
      <w:r>
        <w:pict w14:anchorId="5DC459B4">
          <v:rect id="_x0000_i1026" style="width:0;height:1.5pt" o:hralign="center" o:hrstd="t" o:hr="t" fillcolor="#a0a0a0" stroked="f"/>
        </w:pict>
      </w:r>
    </w:p>
    <w:p w14:paraId="77E8FA51" w14:textId="77777777" w:rsidR="00F050EB" w:rsidRPr="00F050EB" w:rsidRDefault="00F050EB" w:rsidP="00F050EB">
      <w:pPr>
        <w:rPr>
          <w:b/>
          <w:bCs/>
        </w:rPr>
      </w:pPr>
      <w:r w:rsidRPr="00F050EB">
        <w:rPr>
          <w:b/>
          <w:bCs/>
        </w:rPr>
        <w:t>1️</w:t>
      </w:r>
      <w:r w:rsidRPr="00F050EB">
        <w:rPr>
          <w:rFonts w:ascii="Segoe UI Symbol" w:hAnsi="Segoe UI Symbol" w:cs="Segoe UI Symbol"/>
          <w:b/>
          <w:bCs/>
        </w:rPr>
        <w:t>⃣</w:t>
      </w:r>
      <w:r w:rsidRPr="00F050EB">
        <w:rPr>
          <w:b/>
          <w:bCs/>
        </w:rPr>
        <w:t xml:space="preserve"> Introduction</w:t>
      </w:r>
    </w:p>
    <w:p w14:paraId="3FD80091" w14:textId="77777777" w:rsidR="00F050EB" w:rsidRPr="00F050EB" w:rsidRDefault="00F050EB" w:rsidP="00F050EB">
      <w:r w:rsidRPr="00F050EB">
        <w:t xml:space="preserve">The </w:t>
      </w:r>
      <w:r w:rsidRPr="00F050EB">
        <w:rPr>
          <w:b/>
          <w:bCs/>
        </w:rPr>
        <w:t>To-Do List Application</w:t>
      </w:r>
      <w:r w:rsidRPr="00F050EB">
        <w:t xml:space="preserve"> is a simple web-based mini project that helps users manage daily tasks efficiently. Users can add tasks, mark them as completed, and delete tasks. This project is developed using </w:t>
      </w:r>
      <w:r w:rsidRPr="00F050EB">
        <w:rPr>
          <w:b/>
          <w:bCs/>
        </w:rPr>
        <w:t>HTML, CSS, and JavaScript</w:t>
      </w:r>
      <w:r w:rsidRPr="00F050EB">
        <w:t>.</w:t>
      </w:r>
    </w:p>
    <w:p w14:paraId="5C9AA05A" w14:textId="77777777" w:rsidR="00F050EB" w:rsidRPr="00F050EB" w:rsidRDefault="00000000" w:rsidP="00F050EB">
      <w:r>
        <w:pict w14:anchorId="50B23172">
          <v:rect id="_x0000_i1027" style="width:0;height:1.5pt" o:hralign="center" o:hrstd="t" o:hr="t" fillcolor="#a0a0a0" stroked="f"/>
        </w:pict>
      </w:r>
    </w:p>
    <w:p w14:paraId="33068931" w14:textId="77777777" w:rsidR="00F050EB" w:rsidRPr="00F050EB" w:rsidRDefault="00F050EB" w:rsidP="00F050EB">
      <w:pPr>
        <w:rPr>
          <w:b/>
          <w:bCs/>
        </w:rPr>
      </w:pPr>
      <w:r w:rsidRPr="00F050EB">
        <w:rPr>
          <w:b/>
          <w:bCs/>
        </w:rPr>
        <w:t>2️</w:t>
      </w:r>
      <w:r w:rsidRPr="00F050EB">
        <w:rPr>
          <w:rFonts w:ascii="Segoe UI Symbol" w:hAnsi="Segoe UI Symbol" w:cs="Segoe UI Symbol"/>
          <w:b/>
          <w:bCs/>
        </w:rPr>
        <w:t>⃣</w:t>
      </w:r>
      <w:r w:rsidRPr="00F050EB">
        <w:rPr>
          <w:b/>
          <w:bCs/>
        </w:rPr>
        <w:t xml:space="preserve"> Objectives</w:t>
      </w:r>
    </w:p>
    <w:p w14:paraId="1CC9F73E" w14:textId="77777777" w:rsidR="00F050EB" w:rsidRPr="00F050EB" w:rsidRDefault="00F050EB" w:rsidP="00F050EB">
      <w:pPr>
        <w:numPr>
          <w:ilvl w:val="0"/>
          <w:numId w:val="1"/>
        </w:numPr>
      </w:pPr>
      <w:r w:rsidRPr="00F050EB">
        <w:t xml:space="preserve">To understand basic </w:t>
      </w:r>
      <w:r w:rsidRPr="00F050EB">
        <w:rPr>
          <w:b/>
          <w:bCs/>
        </w:rPr>
        <w:t>DOM manipulation</w:t>
      </w:r>
    </w:p>
    <w:p w14:paraId="0B1EC238" w14:textId="77777777" w:rsidR="00F050EB" w:rsidRPr="00F050EB" w:rsidRDefault="00F050EB" w:rsidP="00F050EB">
      <w:pPr>
        <w:numPr>
          <w:ilvl w:val="0"/>
          <w:numId w:val="1"/>
        </w:numPr>
      </w:pPr>
      <w:r w:rsidRPr="00F050EB">
        <w:t xml:space="preserve">To practice </w:t>
      </w:r>
      <w:r w:rsidRPr="00F050EB">
        <w:rPr>
          <w:b/>
          <w:bCs/>
        </w:rPr>
        <w:t>JavaScript functions &amp; events</w:t>
      </w:r>
    </w:p>
    <w:p w14:paraId="360D96C4" w14:textId="77777777" w:rsidR="00F050EB" w:rsidRPr="00F050EB" w:rsidRDefault="00F050EB" w:rsidP="00F050EB">
      <w:pPr>
        <w:numPr>
          <w:ilvl w:val="0"/>
          <w:numId w:val="1"/>
        </w:numPr>
      </w:pPr>
      <w:r w:rsidRPr="00F050EB">
        <w:t xml:space="preserve">To create a simple </w:t>
      </w:r>
      <w:r w:rsidRPr="00F050EB">
        <w:rPr>
          <w:b/>
          <w:bCs/>
        </w:rPr>
        <w:t>task management system</w:t>
      </w:r>
    </w:p>
    <w:p w14:paraId="425DAE6D" w14:textId="77777777" w:rsidR="00F050EB" w:rsidRPr="00F050EB" w:rsidRDefault="00F050EB" w:rsidP="00F050EB">
      <w:pPr>
        <w:numPr>
          <w:ilvl w:val="0"/>
          <w:numId w:val="1"/>
        </w:numPr>
      </w:pPr>
      <w:r w:rsidRPr="00F050EB">
        <w:t xml:space="preserve">To build a project suitable for </w:t>
      </w:r>
      <w:r w:rsidRPr="00F050EB">
        <w:rPr>
          <w:b/>
          <w:bCs/>
        </w:rPr>
        <w:t>GitHub &amp; resume</w:t>
      </w:r>
    </w:p>
    <w:p w14:paraId="1EF9618B" w14:textId="77777777" w:rsidR="00F050EB" w:rsidRPr="00F050EB" w:rsidRDefault="00000000" w:rsidP="00F050EB">
      <w:r>
        <w:pict w14:anchorId="5F1FC132">
          <v:rect id="_x0000_i1028" style="width:0;height:1.5pt" o:hralign="center" o:hrstd="t" o:hr="t" fillcolor="#a0a0a0" stroked="f"/>
        </w:pict>
      </w:r>
    </w:p>
    <w:p w14:paraId="601FD215" w14:textId="77777777" w:rsidR="00F050EB" w:rsidRPr="00F050EB" w:rsidRDefault="00F050EB" w:rsidP="00F050EB">
      <w:pPr>
        <w:rPr>
          <w:b/>
          <w:bCs/>
        </w:rPr>
      </w:pPr>
      <w:r w:rsidRPr="00F050EB">
        <w:rPr>
          <w:b/>
          <w:bCs/>
        </w:rPr>
        <w:t>3️</w:t>
      </w:r>
      <w:r w:rsidRPr="00F050EB">
        <w:rPr>
          <w:rFonts w:ascii="Segoe UI Symbol" w:hAnsi="Segoe UI Symbol" w:cs="Segoe UI Symbol"/>
          <w:b/>
          <w:bCs/>
        </w:rPr>
        <w:t>⃣</w:t>
      </w:r>
      <w:r w:rsidRPr="00F050EB">
        <w:rPr>
          <w:b/>
          <w:bCs/>
        </w:rPr>
        <w:t xml:space="preserve"> Software Requirements</w:t>
      </w:r>
    </w:p>
    <w:p w14:paraId="3FCB5F7F" w14:textId="77777777" w:rsidR="00F050EB" w:rsidRPr="00F050EB" w:rsidRDefault="00F050EB" w:rsidP="00F050EB">
      <w:pPr>
        <w:numPr>
          <w:ilvl w:val="0"/>
          <w:numId w:val="2"/>
        </w:numPr>
      </w:pPr>
      <w:r w:rsidRPr="00F050EB">
        <w:t>Operating System: Windows / Linux / macOS</w:t>
      </w:r>
    </w:p>
    <w:p w14:paraId="781B6C3E" w14:textId="77777777" w:rsidR="00F050EB" w:rsidRPr="00F050EB" w:rsidRDefault="00F050EB" w:rsidP="00F050EB">
      <w:pPr>
        <w:numPr>
          <w:ilvl w:val="0"/>
          <w:numId w:val="2"/>
        </w:numPr>
      </w:pPr>
      <w:r w:rsidRPr="00F050EB">
        <w:t>Browser: Chrome / Edge / Firefox</w:t>
      </w:r>
    </w:p>
    <w:p w14:paraId="4F146FF2" w14:textId="77777777" w:rsidR="00F050EB" w:rsidRPr="00F050EB" w:rsidRDefault="00F050EB" w:rsidP="00F050EB">
      <w:pPr>
        <w:numPr>
          <w:ilvl w:val="0"/>
          <w:numId w:val="2"/>
        </w:numPr>
      </w:pPr>
      <w:r w:rsidRPr="00F050EB">
        <w:t>Code Editor: VS Code / Notepad++</w:t>
      </w:r>
    </w:p>
    <w:p w14:paraId="5E1786A1" w14:textId="77777777" w:rsidR="00F050EB" w:rsidRPr="00F050EB" w:rsidRDefault="00000000" w:rsidP="00F050EB">
      <w:r>
        <w:pict w14:anchorId="604392BF">
          <v:rect id="_x0000_i1029" style="width:0;height:1.5pt" o:hralign="center" o:hrstd="t" o:hr="t" fillcolor="#a0a0a0" stroked="f"/>
        </w:pict>
      </w:r>
    </w:p>
    <w:p w14:paraId="4794C806" w14:textId="77777777" w:rsidR="00F050EB" w:rsidRPr="00F050EB" w:rsidRDefault="00F050EB" w:rsidP="00F050EB">
      <w:pPr>
        <w:rPr>
          <w:b/>
          <w:bCs/>
        </w:rPr>
      </w:pPr>
      <w:r w:rsidRPr="00F050EB">
        <w:rPr>
          <w:b/>
          <w:bCs/>
        </w:rPr>
        <w:t>4️</w:t>
      </w:r>
      <w:r w:rsidRPr="00F050EB">
        <w:rPr>
          <w:rFonts w:ascii="Segoe UI Symbol" w:hAnsi="Segoe UI Symbol" w:cs="Segoe UI Symbol"/>
          <w:b/>
          <w:bCs/>
        </w:rPr>
        <w:t>⃣</w:t>
      </w:r>
      <w:r w:rsidRPr="00F050EB">
        <w:rPr>
          <w:b/>
          <w:bCs/>
        </w:rPr>
        <w:t xml:space="preserve"> Technologies Used</w:t>
      </w:r>
    </w:p>
    <w:p w14:paraId="31CA597C" w14:textId="77777777" w:rsidR="00F050EB" w:rsidRPr="00F050EB" w:rsidRDefault="00F050EB" w:rsidP="00F050EB">
      <w:pPr>
        <w:numPr>
          <w:ilvl w:val="0"/>
          <w:numId w:val="3"/>
        </w:numPr>
      </w:pPr>
      <w:r w:rsidRPr="00F050EB">
        <w:rPr>
          <w:b/>
          <w:bCs/>
        </w:rPr>
        <w:t>HTML</w:t>
      </w:r>
      <w:r w:rsidRPr="00F050EB">
        <w:t xml:space="preserve"> – Structure</w:t>
      </w:r>
    </w:p>
    <w:p w14:paraId="3AD7B294" w14:textId="77777777" w:rsidR="00F050EB" w:rsidRPr="00F050EB" w:rsidRDefault="00F050EB" w:rsidP="00F050EB">
      <w:pPr>
        <w:numPr>
          <w:ilvl w:val="0"/>
          <w:numId w:val="3"/>
        </w:numPr>
      </w:pPr>
      <w:r w:rsidRPr="00F050EB">
        <w:rPr>
          <w:b/>
          <w:bCs/>
        </w:rPr>
        <w:t>CSS</w:t>
      </w:r>
      <w:r w:rsidRPr="00F050EB">
        <w:t xml:space="preserve"> – Styling</w:t>
      </w:r>
    </w:p>
    <w:p w14:paraId="7FEAAB02" w14:textId="77777777" w:rsidR="00F050EB" w:rsidRPr="00F050EB" w:rsidRDefault="00F050EB" w:rsidP="00F050EB">
      <w:pPr>
        <w:numPr>
          <w:ilvl w:val="0"/>
          <w:numId w:val="3"/>
        </w:numPr>
      </w:pPr>
      <w:r w:rsidRPr="00F050EB">
        <w:rPr>
          <w:b/>
          <w:bCs/>
        </w:rPr>
        <w:t>JavaScript</w:t>
      </w:r>
      <w:r w:rsidRPr="00F050EB">
        <w:t xml:space="preserve"> – Functionality</w:t>
      </w:r>
    </w:p>
    <w:p w14:paraId="68AF645C" w14:textId="77777777" w:rsidR="00F050EB" w:rsidRPr="00F050EB" w:rsidRDefault="00000000" w:rsidP="00F050EB">
      <w:r>
        <w:pict w14:anchorId="1B61A5B2">
          <v:rect id="_x0000_i1030" style="width:0;height:1.5pt" o:hralign="center" o:hrstd="t" o:hr="t" fillcolor="#a0a0a0" stroked="f"/>
        </w:pict>
      </w:r>
    </w:p>
    <w:p w14:paraId="2BAA0859" w14:textId="77777777" w:rsidR="00F050EB" w:rsidRPr="00F050EB" w:rsidRDefault="00F050EB" w:rsidP="00F050EB">
      <w:pPr>
        <w:rPr>
          <w:b/>
          <w:bCs/>
        </w:rPr>
      </w:pPr>
      <w:r w:rsidRPr="00F050EB">
        <w:rPr>
          <w:b/>
          <w:bCs/>
        </w:rPr>
        <w:t>5️</w:t>
      </w:r>
      <w:r w:rsidRPr="00F050EB">
        <w:rPr>
          <w:rFonts w:ascii="Segoe UI Symbol" w:hAnsi="Segoe UI Symbol" w:cs="Segoe UI Symbol"/>
          <w:b/>
          <w:bCs/>
        </w:rPr>
        <w:t>⃣</w:t>
      </w:r>
      <w:r w:rsidRPr="00F050EB">
        <w:rPr>
          <w:b/>
          <w:bCs/>
        </w:rPr>
        <w:t xml:space="preserve"> System Design</w:t>
      </w:r>
    </w:p>
    <w:p w14:paraId="350EF987" w14:textId="77777777" w:rsidR="00F050EB" w:rsidRPr="00F050EB" w:rsidRDefault="00F050EB" w:rsidP="00F050EB">
      <w:pPr>
        <w:rPr>
          <w:b/>
          <w:bCs/>
        </w:rPr>
      </w:pPr>
      <w:r w:rsidRPr="00F050EB">
        <w:rPr>
          <w:b/>
          <w:bCs/>
        </w:rPr>
        <w:t>Modules:</w:t>
      </w:r>
    </w:p>
    <w:p w14:paraId="1A87768E" w14:textId="77777777" w:rsidR="00F050EB" w:rsidRPr="00F050EB" w:rsidRDefault="00F050EB" w:rsidP="00F050EB">
      <w:pPr>
        <w:numPr>
          <w:ilvl w:val="0"/>
          <w:numId w:val="4"/>
        </w:numPr>
      </w:pPr>
      <w:r w:rsidRPr="00F050EB">
        <w:t>Add Task</w:t>
      </w:r>
    </w:p>
    <w:p w14:paraId="59DBD623" w14:textId="77777777" w:rsidR="00F050EB" w:rsidRPr="00F050EB" w:rsidRDefault="00F050EB" w:rsidP="00F050EB">
      <w:pPr>
        <w:numPr>
          <w:ilvl w:val="0"/>
          <w:numId w:val="4"/>
        </w:numPr>
      </w:pPr>
      <w:r w:rsidRPr="00F050EB">
        <w:t>Display Task List</w:t>
      </w:r>
    </w:p>
    <w:p w14:paraId="61B2F187" w14:textId="77777777" w:rsidR="00F050EB" w:rsidRPr="00F050EB" w:rsidRDefault="00F050EB" w:rsidP="00F050EB">
      <w:pPr>
        <w:numPr>
          <w:ilvl w:val="0"/>
          <w:numId w:val="4"/>
        </w:numPr>
      </w:pPr>
      <w:r w:rsidRPr="00F050EB">
        <w:t>Mark Task as Completed</w:t>
      </w:r>
    </w:p>
    <w:p w14:paraId="28E8A8B4" w14:textId="77777777" w:rsidR="00F050EB" w:rsidRPr="00F050EB" w:rsidRDefault="00F050EB" w:rsidP="00F050EB">
      <w:pPr>
        <w:numPr>
          <w:ilvl w:val="0"/>
          <w:numId w:val="4"/>
        </w:numPr>
      </w:pPr>
      <w:r w:rsidRPr="00F050EB">
        <w:t>Delete Task</w:t>
      </w:r>
    </w:p>
    <w:p w14:paraId="009CC102" w14:textId="77777777" w:rsidR="00F050EB" w:rsidRPr="00F050EB" w:rsidRDefault="00000000" w:rsidP="00F050EB">
      <w:r>
        <w:pict w14:anchorId="0C1E5E41">
          <v:rect id="_x0000_i1031" style="width:0;height:1.5pt" o:hralign="center" o:hrstd="t" o:hr="t" fillcolor="#a0a0a0" stroked="f"/>
        </w:pict>
      </w:r>
    </w:p>
    <w:p w14:paraId="18A5255F" w14:textId="77777777" w:rsidR="00F050EB" w:rsidRPr="00F050EB" w:rsidRDefault="00F050EB" w:rsidP="00F050EB">
      <w:pPr>
        <w:rPr>
          <w:b/>
          <w:bCs/>
        </w:rPr>
      </w:pPr>
      <w:r w:rsidRPr="00F050EB">
        <w:rPr>
          <w:b/>
          <w:bCs/>
        </w:rPr>
        <w:lastRenderedPageBreak/>
        <w:t>6️</w:t>
      </w:r>
      <w:r w:rsidRPr="00F050EB">
        <w:rPr>
          <w:rFonts w:ascii="Segoe UI Symbol" w:hAnsi="Segoe UI Symbol" w:cs="Segoe UI Symbol"/>
          <w:b/>
          <w:bCs/>
        </w:rPr>
        <w:t>⃣</w:t>
      </w:r>
      <w:r w:rsidRPr="00F050EB">
        <w:rPr>
          <w:b/>
          <w:bCs/>
        </w:rPr>
        <w:t xml:space="preserve"> Working Description</w:t>
      </w:r>
    </w:p>
    <w:p w14:paraId="12977778" w14:textId="77777777" w:rsidR="00F050EB" w:rsidRPr="00F050EB" w:rsidRDefault="00F050EB" w:rsidP="00F050EB">
      <w:pPr>
        <w:numPr>
          <w:ilvl w:val="0"/>
          <w:numId w:val="5"/>
        </w:numPr>
      </w:pPr>
      <w:r w:rsidRPr="00F050EB">
        <w:t>User enters a task in the input field</w:t>
      </w:r>
    </w:p>
    <w:p w14:paraId="57CF0049" w14:textId="77777777" w:rsidR="00F050EB" w:rsidRPr="00F050EB" w:rsidRDefault="00F050EB" w:rsidP="00F050EB">
      <w:pPr>
        <w:numPr>
          <w:ilvl w:val="0"/>
          <w:numId w:val="5"/>
        </w:numPr>
      </w:pPr>
      <w:r w:rsidRPr="00F050EB">
        <w:t xml:space="preserve">Clicks </w:t>
      </w:r>
      <w:r w:rsidRPr="00F050EB">
        <w:rPr>
          <w:b/>
          <w:bCs/>
        </w:rPr>
        <w:t>Add Task</w:t>
      </w:r>
    </w:p>
    <w:p w14:paraId="3B4ACFDE" w14:textId="77777777" w:rsidR="00F050EB" w:rsidRPr="00F050EB" w:rsidRDefault="00F050EB" w:rsidP="00F050EB">
      <w:pPr>
        <w:numPr>
          <w:ilvl w:val="0"/>
          <w:numId w:val="5"/>
        </w:numPr>
      </w:pPr>
      <w:r w:rsidRPr="00F050EB">
        <w:t>Task appears in the list</w:t>
      </w:r>
    </w:p>
    <w:p w14:paraId="401543A0" w14:textId="77777777" w:rsidR="00F050EB" w:rsidRPr="00F050EB" w:rsidRDefault="00F050EB" w:rsidP="00F050EB">
      <w:pPr>
        <w:numPr>
          <w:ilvl w:val="0"/>
          <w:numId w:val="5"/>
        </w:numPr>
      </w:pPr>
      <w:r w:rsidRPr="00F050EB">
        <w:t>Clicking a task marks it as completed</w:t>
      </w:r>
    </w:p>
    <w:p w14:paraId="0AD03203" w14:textId="77777777" w:rsidR="00F050EB" w:rsidRPr="00F050EB" w:rsidRDefault="00F050EB" w:rsidP="00F050EB">
      <w:pPr>
        <w:numPr>
          <w:ilvl w:val="0"/>
          <w:numId w:val="5"/>
        </w:numPr>
      </w:pPr>
      <w:r w:rsidRPr="00F050EB">
        <w:t>Delete button removes the task</w:t>
      </w:r>
    </w:p>
    <w:p w14:paraId="701B4B3E" w14:textId="77777777" w:rsidR="00F050EB" w:rsidRPr="00F050EB" w:rsidRDefault="00000000" w:rsidP="00F050EB">
      <w:r>
        <w:pict w14:anchorId="0412AD1F">
          <v:rect id="_x0000_i1032" style="width:0;height:1.5pt" o:hralign="center" o:hrstd="t" o:hr="t" fillcolor="#a0a0a0" stroked="f"/>
        </w:pict>
      </w:r>
    </w:p>
    <w:p w14:paraId="62228587" w14:textId="77777777" w:rsidR="00F050EB" w:rsidRPr="00F050EB" w:rsidRDefault="00F050EB" w:rsidP="00F050EB">
      <w:pPr>
        <w:rPr>
          <w:b/>
          <w:bCs/>
        </w:rPr>
      </w:pPr>
      <w:r w:rsidRPr="00F050EB">
        <w:rPr>
          <w:b/>
          <w:bCs/>
        </w:rPr>
        <w:t>7️</w:t>
      </w:r>
      <w:r w:rsidRPr="00F050EB">
        <w:rPr>
          <w:rFonts w:ascii="Segoe UI Symbol" w:hAnsi="Segoe UI Symbol" w:cs="Segoe UI Symbol"/>
          <w:b/>
          <w:bCs/>
        </w:rPr>
        <w:t>⃣</w:t>
      </w:r>
      <w:r w:rsidRPr="00F050EB">
        <w:rPr>
          <w:b/>
          <w:bCs/>
        </w:rPr>
        <w:t xml:space="preserve"> Advantages</w:t>
      </w:r>
    </w:p>
    <w:p w14:paraId="61697D8F" w14:textId="77777777" w:rsidR="00F050EB" w:rsidRPr="00F050EB" w:rsidRDefault="00F050EB" w:rsidP="00F050EB">
      <w:pPr>
        <w:numPr>
          <w:ilvl w:val="0"/>
          <w:numId w:val="6"/>
        </w:numPr>
      </w:pPr>
      <w:r w:rsidRPr="00F050EB">
        <w:t>Simple and user-friendly</w:t>
      </w:r>
    </w:p>
    <w:p w14:paraId="2702B7E9" w14:textId="77777777" w:rsidR="00F050EB" w:rsidRPr="00F050EB" w:rsidRDefault="00F050EB" w:rsidP="00F050EB">
      <w:pPr>
        <w:numPr>
          <w:ilvl w:val="0"/>
          <w:numId w:val="6"/>
        </w:numPr>
      </w:pPr>
      <w:r w:rsidRPr="00F050EB">
        <w:t>Improves productivity</w:t>
      </w:r>
    </w:p>
    <w:p w14:paraId="2E561AC5" w14:textId="77777777" w:rsidR="00F050EB" w:rsidRPr="00F050EB" w:rsidRDefault="00F050EB" w:rsidP="00F050EB">
      <w:pPr>
        <w:numPr>
          <w:ilvl w:val="0"/>
          <w:numId w:val="6"/>
        </w:numPr>
      </w:pPr>
      <w:r w:rsidRPr="00F050EB">
        <w:t>Easy to extend (edit, save, filter)</w:t>
      </w:r>
    </w:p>
    <w:p w14:paraId="384DC917" w14:textId="77777777" w:rsidR="00F050EB" w:rsidRPr="00F050EB" w:rsidRDefault="00000000" w:rsidP="00F050EB">
      <w:r>
        <w:pict w14:anchorId="5B883901">
          <v:rect id="_x0000_i1033" style="width:0;height:1.5pt" o:hralign="center" o:hrstd="t" o:hr="t" fillcolor="#a0a0a0" stroked="f"/>
        </w:pict>
      </w:r>
    </w:p>
    <w:p w14:paraId="1B2842D0" w14:textId="77777777" w:rsidR="00F050EB" w:rsidRPr="00F050EB" w:rsidRDefault="00F050EB" w:rsidP="00F050EB">
      <w:pPr>
        <w:rPr>
          <w:b/>
          <w:bCs/>
        </w:rPr>
      </w:pPr>
      <w:r w:rsidRPr="00F050EB">
        <w:rPr>
          <w:b/>
          <w:bCs/>
        </w:rPr>
        <w:t>8️</w:t>
      </w:r>
      <w:r w:rsidRPr="00F050EB">
        <w:rPr>
          <w:rFonts w:ascii="Segoe UI Symbol" w:hAnsi="Segoe UI Symbol" w:cs="Segoe UI Symbol"/>
          <w:b/>
          <w:bCs/>
        </w:rPr>
        <w:t>⃣</w:t>
      </w:r>
      <w:r w:rsidRPr="00F050EB">
        <w:rPr>
          <w:b/>
          <w:bCs/>
        </w:rPr>
        <w:t xml:space="preserve"> Future Enhancements</w:t>
      </w:r>
    </w:p>
    <w:p w14:paraId="7297D5AA" w14:textId="77777777" w:rsidR="00F050EB" w:rsidRPr="00F050EB" w:rsidRDefault="00F050EB" w:rsidP="00F050EB">
      <w:pPr>
        <w:numPr>
          <w:ilvl w:val="0"/>
          <w:numId w:val="7"/>
        </w:numPr>
      </w:pPr>
      <w:r w:rsidRPr="00F050EB">
        <w:t xml:space="preserve">Store tasks using </w:t>
      </w:r>
      <w:proofErr w:type="spellStart"/>
      <w:r w:rsidRPr="00F050EB">
        <w:rPr>
          <w:b/>
          <w:bCs/>
        </w:rPr>
        <w:t>localStorage</w:t>
      </w:r>
      <w:proofErr w:type="spellEnd"/>
    </w:p>
    <w:p w14:paraId="45ECCC20" w14:textId="77777777" w:rsidR="00F050EB" w:rsidRPr="00F050EB" w:rsidRDefault="00F050EB" w:rsidP="00F050EB">
      <w:pPr>
        <w:numPr>
          <w:ilvl w:val="0"/>
          <w:numId w:val="7"/>
        </w:numPr>
      </w:pPr>
      <w:r w:rsidRPr="00F050EB">
        <w:t>Add due dates</w:t>
      </w:r>
    </w:p>
    <w:p w14:paraId="285FBAB9" w14:textId="77777777" w:rsidR="00F050EB" w:rsidRPr="00F050EB" w:rsidRDefault="00F050EB" w:rsidP="00F050EB">
      <w:pPr>
        <w:numPr>
          <w:ilvl w:val="0"/>
          <w:numId w:val="7"/>
        </w:numPr>
      </w:pPr>
      <w:r w:rsidRPr="00F050EB">
        <w:t>Add task priority</w:t>
      </w:r>
    </w:p>
    <w:p w14:paraId="7E4D3967" w14:textId="59595463" w:rsidR="007B41A5" w:rsidRDefault="00F050EB" w:rsidP="007B41A5">
      <w:pPr>
        <w:numPr>
          <w:ilvl w:val="0"/>
          <w:numId w:val="7"/>
        </w:numPr>
        <w:rPr>
          <w:del w:id="0" w:author="AWSHATHA T" w:date="2026-01-09T09:11:00Z" w16du:dateUtc="2026-01-09T03:41:00Z"/>
        </w:rPr>
      </w:pPr>
      <w:r w:rsidRPr="00F050EB">
        <w:t>User login syste</w:t>
      </w:r>
      <w:r w:rsidR="009C257A">
        <w:t>m</w:t>
      </w:r>
    </w:p>
    <w:p w14:paraId="5AB3A575" w14:textId="77777777" w:rsidR="009C257A" w:rsidRPr="009C257A" w:rsidRDefault="009C257A" w:rsidP="009C257A">
      <w:pPr>
        <w:ind w:left="720"/>
      </w:pPr>
      <w:moveFromRangeStart w:id="1" w:author="AWSHATHA T" w:date="2026-01-09T09:11:00Z" w:name="move218842295"/>
      <w:moveFromRangeEnd w:id="1"/>
    </w:p>
    <w:p w14:paraId="5965345E" w14:textId="08F3ECE4" w:rsidR="00F050EB" w:rsidRDefault="00F050EB" w:rsidP="00F05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  <w:r w:rsidR="009C257A">
        <w:rPr>
          <w:b/>
          <w:bCs/>
          <w:sz w:val="28"/>
          <w:szCs w:val="28"/>
        </w:rPr>
        <w:t xml:space="preserve"> </w:t>
      </w:r>
    </w:p>
    <w:p w14:paraId="1F18C7ED" w14:textId="33F8E254" w:rsidR="009C257A" w:rsidRDefault="009C257A" w:rsidP="00F05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Index.html</w:t>
      </w:r>
    </w:p>
    <w:p w14:paraId="25F6D4D2" w14:textId="77777777" w:rsidR="009C257A" w:rsidRPr="009C257A" w:rsidRDefault="009C257A" w:rsidP="009C257A">
      <w:r w:rsidRPr="009C257A">
        <w:t>&lt;!DOCTYPE html&gt;</w:t>
      </w:r>
    </w:p>
    <w:p w14:paraId="094F4041" w14:textId="77777777" w:rsidR="009C257A" w:rsidRPr="009C257A" w:rsidRDefault="009C257A" w:rsidP="009C257A">
      <w:r w:rsidRPr="009C257A">
        <w:t>&lt;html lang="</w:t>
      </w:r>
      <w:proofErr w:type="spellStart"/>
      <w:r w:rsidRPr="009C257A">
        <w:t>en</w:t>
      </w:r>
      <w:proofErr w:type="spellEnd"/>
      <w:r w:rsidRPr="009C257A">
        <w:t>"&gt;</w:t>
      </w:r>
    </w:p>
    <w:p w14:paraId="4060A76C" w14:textId="77777777" w:rsidR="009C257A" w:rsidRPr="009C257A" w:rsidRDefault="009C257A" w:rsidP="009C257A">
      <w:r w:rsidRPr="009C257A">
        <w:t>&lt;head&gt;</w:t>
      </w:r>
    </w:p>
    <w:p w14:paraId="5703C1B6" w14:textId="77777777" w:rsidR="009C257A" w:rsidRPr="009C257A" w:rsidRDefault="009C257A" w:rsidP="009C257A">
      <w:r w:rsidRPr="009C257A">
        <w:t xml:space="preserve">    &lt;meta charset="UTF-8"&gt;</w:t>
      </w:r>
    </w:p>
    <w:p w14:paraId="462B3709" w14:textId="77777777" w:rsidR="009C257A" w:rsidRPr="009C257A" w:rsidRDefault="009C257A" w:rsidP="009C257A">
      <w:r w:rsidRPr="009C257A">
        <w:t xml:space="preserve">    &lt;title&gt;To Do List App&lt;/title&gt;</w:t>
      </w:r>
    </w:p>
    <w:p w14:paraId="02EB3EE6" w14:textId="77777777" w:rsidR="009C257A" w:rsidRPr="009C257A" w:rsidRDefault="009C257A" w:rsidP="009C257A">
      <w:r w:rsidRPr="009C257A">
        <w:t xml:space="preserve">    &lt;link </w:t>
      </w:r>
      <w:proofErr w:type="spellStart"/>
      <w:r w:rsidRPr="009C257A">
        <w:t>rel</w:t>
      </w:r>
      <w:proofErr w:type="spellEnd"/>
      <w:r w:rsidRPr="009C257A">
        <w:t xml:space="preserve">="stylesheet" </w:t>
      </w:r>
      <w:proofErr w:type="spellStart"/>
      <w:r w:rsidRPr="009C257A">
        <w:t>href</w:t>
      </w:r>
      <w:proofErr w:type="spellEnd"/>
      <w:r w:rsidRPr="009C257A">
        <w:t>="style.css"&gt;</w:t>
      </w:r>
    </w:p>
    <w:p w14:paraId="15D89CE1" w14:textId="77777777" w:rsidR="009C257A" w:rsidRPr="009C257A" w:rsidRDefault="009C257A" w:rsidP="009C257A">
      <w:r w:rsidRPr="009C257A">
        <w:t>&lt;/head&gt;</w:t>
      </w:r>
    </w:p>
    <w:p w14:paraId="3207145F" w14:textId="77777777" w:rsidR="009C257A" w:rsidRPr="009C257A" w:rsidRDefault="009C257A" w:rsidP="009C257A">
      <w:r w:rsidRPr="009C257A">
        <w:t>&lt;body&gt;</w:t>
      </w:r>
    </w:p>
    <w:p w14:paraId="54A54692" w14:textId="77777777" w:rsidR="009C257A" w:rsidRPr="009C257A" w:rsidRDefault="009C257A" w:rsidP="009C257A"/>
    <w:p w14:paraId="63912282" w14:textId="77777777" w:rsidR="009C257A" w:rsidRPr="009C257A" w:rsidRDefault="009C257A" w:rsidP="009C257A">
      <w:r w:rsidRPr="009C257A">
        <w:t xml:space="preserve">    &lt;div class="container"&gt;</w:t>
      </w:r>
    </w:p>
    <w:p w14:paraId="51E5BC67" w14:textId="77777777" w:rsidR="009C257A" w:rsidRPr="009C257A" w:rsidRDefault="009C257A" w:rsidP="009C257A">
      <w:r w:rsidRPr="009C257A">
        <w:t xml:space="preserve">        &lt;h2&gt;To Do List App&lt;/h2&gt;</w:t>
      </w:r>
    </w:p>
    <w:p w14:paraId="757999D3" w14:textId="77777777" w:rsidR="009C257A" w:rsidRPr="009C257A" w:rsidRDefault="009C257A" w:rsidP="009C257A"/>
    <w:p w14:paraId="550F2EC2" w14:textId="77777777" w:rsidR="009C257A" w:rsidRPr="009C257A" w:rsidRDefault="009C257A" w:rsidP="009C257A">
      <w:r w:rsidRPr="009C257A">
        <w:lastRenderedPageBreak/>
        <w:t xml:space="preserve">        &lt;input type="text" id="</w:t>
      </w:r>
      <w:proofErr w:type="spellStart"/>
      <w:r w:rsidRPr="009C257A">
        <w:t>taskInput</w:t>
      </w:r>
      <w:proofErr w:type="spellEnd"/>
      <w:r w:rsidRPr="009C257A">
        <w:t>" placeholder="Enter your task"&gt;</w:t>
      </w:r>
    </w:p>
    <w:p w14:paraId="4281B31A" w14:textId="77777777" w:rsidR="009C257A" w:rsidRPr="009C257A" w:rsidRDefault="009C257A" w:rsidP="009C257A">
      <w:r w:rsidRPr="009C257A">
        <w:t xml:space="preserve">        &lt;button onclick="</w:t>
      </w:r>
      <w:proofErr w:type="spellStart"/>
      <w:r w:rsidRPr="009C257A">
        <w:t>addTask</w:t>
      </w:r>
      <w:proofErr w:type="spellEnd"/>
      <w:r w:rsidRPr="009C257A">
        <w:t>()"&gt;Add Task&lt;/button&gt;</w:t>
      </w:r>
    </w:p>
    <w:p w14:paraId="04C0B222" w14:textId="77777777" w:rsidR="009C257A" w:rsidRPr="009C257A" w:rsidRDefault="009C257A" w:rsidP="009C257A"/>
    <w:p w14:paraId="6F7E72FA" w14:textId="77777777" w:rsidR="009C257A" w:rsidRPr="009C257A" w:rsidRDefault="009C257A" w:rsidP="009C257A">
      <w:r w:rsidRPr="009C257A">
        <w:t xml:space="preserve">        &lt;ul id="</w:t>
      </w:r>
      <w:proofErr w:type="spellStart"/>
      <w:r w:rsidRPr="009C257A">
        <w:t>taskList</w:t>
      </w:r>
      <w:proofErr w:type="spellEnd"/>
      <w:r w:rsidRPr="009C257A">
        <w:t>"&gt;&lt;/ul&gt;</w:t>
      </w:r>
    </w:p>
    <w:p w14:paraId="610DDC9A" w14:textId="77777777" w:rsidR="009C257A" w:rsidRPr="009C257A" w:rsidRDefault="009C257A" w:rsidP="009C257A">
      <w:r w:rsidRPr="009C257A">
        <w:t xml:space="preserve">    &lt;/div&gt;</w:t>
      </w:r>
    </w:p>
    <w:p w14:paraId="6BD4DC7B" w14:textId="77777777" w:rsidR="009C257A" w:rsidRPr="009C257A" w:rsidRDefault="009C257A" w:rsidP="009C257A"/>
    <w:p w14:paraId="601B4109" w14:textId="77777777" w:rsidR="009C257A" w:rsidRPr="009C257A" w:rsidRDefault="009C257A" w:rsidP="009C257A">
      <w:r w:rsidRPr="009C257A">
        <w:t xml:space="preserve">    &lt;script </w:t>
      </w:r>
      <w:proofErr w:type="spellStart"/>
      <w:r w:rsidRPr="009C257A">
        <w:t>src</w:t>
      </w:r>
      <w:proofErr w:type="spellEnd"/>
      <w:r w:rsidRPr="009C257A">
        <w:t>="script.js"&gt;&lt;/script&gt;</w:t>
      </w:r>
    </w:p>
    <w:p w14:paraId="109AD4E8" w14:textId="77777777" w:rsidR="009C257A" w:rsidRPr="009C257A" w:rsidRDefault="009C257A" w:rsidP="009C257A">
      <w:r w:rsidRPr="009C257A">
        <w:t>&lt;/body&gt;</w:t>
      </w:r>
    </w:p>
    <w:p w14:paraId="61FCDC1B" w14:textId="1EE68B92" w:rsidR="009C257A" w:rsidRDefault="009C257A" w:rsidP="009C257A">
      <w:r w:rsidRPr="009C257A">
        <w:t>&lt;/html&gt;</w:t>
      </w:r>
    </w:p>
    <w:p w14:paraId="2D08B7B2" w14:textId="380B8E2A" w:rsidR="009C257A" w:rsidRDefault="009C257A" w:rsidP="009C257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Style.css</w:t>
      </w:r>
    </w:p>
    <w:p w14:paraId="6D1C0F44" w14:textId="77777777" w:rsidR="009C257A" w:rsidRDefault="009C257A" w:rsidP="009C257A">
      <w:r>
        <w:t>body {</w:t>
      </w:r>
    </w:p>
    <w:p w14:paraId="68828E53" w14:textId="77777777" w:rsidR="009C257A" w:rsidRDefault="009C257A" w:rsidP="009C257A">
      <w:r>
        <w:t xml:space="preserve">    font-family: Arial, sans-serif;</w:t>
      </w:r>
    </w:p>
    <w:p w14:paraId="739AF245" w14:textId="77777777" w:rsidR="009C257A" w:rsidRDefault="009C257A" w:rsidP="009C257A">
      <w:r>
        <w:t xml:space="preserve">    background-</w:t>
      </w:r>
      <w:proofErr w:type="spellStart"/>
      <w:r>
        <w:t>color</w:t>
      </w:r>
      <w:proofErr w:type="spellEnd"/>
      <w:r>
        <w:t>: #f2f2f2;</w:t>
      </w:r>
    </w:p>
    <w:p w14:paraId="1A4D4564" w14:textId="77777777" w:rsidR="009C257A" w:rsidRDefault="009C257A" w:rsidP="009C257A">
      <w:r>
        <w:t xml:space="preserve">    display: flex;</w:t>
      </w:r>
    </w:p>
    <w:p w14:paraId="216BDEC7" w14:textId="77777777" w:rsidR="009C257A" w:rsidRDefault="009C257A" w:rsidP="009C257A">
      <w:r>
        <w:t xml:space="preserve">    justify-content: </w:t>
      </w:r>
      <w:proofErr w:type="spellStart"/>
      <w:r>
        <w:t>center</w:t>
      </w:r>
      <w:proofErr w:type="spellEnd"/>
      <w:r>
        <w:t>;</w:t>
      </w:r>
    </w:p>
    <w:p w14:paraId="424E3CC7" w14:textId="77777777" w:rsidR="009C257A" w:rsidRDefault="009C257A" w:rsidP="009C257A">
      <w:r>
        <w:t xml:space="preserve">    margin-top: 50px;</w:t>
      </w:r>
    </w:p>
    <w:p w14:paraId="4E7E78E1" w14:textId="77777777" w:rsidR="009C257A" w:rsidRDefault="009C257A" w:rsidP="009C257A">
      <w:r>
        <w:t>}</w:t>
      </w:r>
    </w:p>
    <w:p w14:paraId="64F040BA" w14:textId="77777777" w:rsidR="009C257A" w:rsidRDefault="009C257A" w:rsidP="009C257A"/>
    <w:p w14:paraId="6FF01C79" w14:textId="77777777" w:rsidR="009C257A" w:rsidRDefault="009C257A" w:rsidP="009C257A">
      <w:r>
        <w:t>.container {</w:t>
      </w:r>
    </w:p>
    <w:p w14:paraId="6981464A" w14:textId="77777777" w:rsidR="009C257A" w:rsidRDefault="009C257A" w:rsidP="009C257A">
      <w:r>
        <w:t xml:space="preserve">    background-</w:t>
      </w:r>
      <w:proofErr w:type="spellStart"/>
      <w:r>
        <w:t>color</w:t>
      </w:r>
      <w:proofErr w:type="spellEnd"/>
      <w:r>
        <w:t>: white;</w:t>
      </w:r>
    </w:p>
    <w:p w14:paraId="1F727A4C" w14:textId="77777777" w:rsidR="009C257A" w:rsidRDefault="009C257A" w:rsidP="009C257A">
      <w:r>
        <w:t xml:space="preserve">    padding: 20px;</w:t>
      </w:r>
    </w:p>
    <w:p w14:paraId="05CA814A" w14:textId="77777777" w:rsidR="009C257A" w:rsidRDefault="009C257A" w:rsidP="009C257A">
      <w:r>
        <w:t xml:space="preserve">    width: 300px;</w:t>
      </w:r>
    </w:p>
    <w:p w14:paraId="44CEB8E4" w14:textId="77777777" w:rsidR="009C257A" w:rsidRDefault="009C257A" w:rsidP="009C257A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4997E7D5" w14:textId="77777777" w:rsidR="009C257A" w:rsidRDefault="009C257A" w:rsidP="009C257A">
      <w:r>
        <w:t xml:space="preserve">    border-radius: 5px;</w:t>
      </w:r>
    </w:p>
    <w:p w14:paraId="63A5AA86" w14:textId="77777777" w:rsidR="009C257A" w:rsidRDefault="009C257A" w:rsidP="009C257A">
      <w:r>
        <w:t>}</w:t>
      </w:r>
    </w:p>
    <w:p w14:paraId="658BAFD8" w14:textId="77777777" w:rsidR="009C257A" w:rsidRDefault="009C257A" w:rsidP="009C257A"/>
    <w:p w14:paraId="3AE5D127" w14:textId="77777777" w:rsidR="009C257A" w:rsidRDefault="009C257A" w:rsidP="009C257A">
      <w:r>
        <w:t>input {</w:t>
      </w:r>
    </w:p>
    <w:p w14:paraId="1D959D49" w14:textId="77777777" w:rsidR="009C257A" w:rsidRDefault="009C257A" w:rsidP="009C257A">
      <w:r>
        <w:t xml:space="preserve">    width: 80%;</w:t>
      </w:r>
    </w:p>
    <w:p w14:paraId="0FBFC460" w14:textId="77777777" w:rsidR="009C257A" w:rsidRDefault="009C257A" w:rsidP="009C257A">
      <w:r>
        <w:t xml:space="preserve">    padding: 8px;</w:t>
      </w:r>
    </w:p>
    <w:p w14:paraId="4ADD5BF5" w14:textId="77777777" w:rsidR="009C257A" w:rsidRDefault="009C257A" w:rsidP="009C257A">
      <w:r>
        <w:t>}</w:t>
      </w:r>
    </w:p>
    <w:p w14:paraId="291DB1FA" w14:textId="77777777" w:rsidR="009C257A" w:rsidRDefault="009C257A" w:rsidP="009C257A"/>
    <w:p w14:paraId="734193D7" w14:textId="77777777" w:rsidR="009C257A" w:rsidRDefault="009C257A" w:rsidP="009C257A">
      <w:r>
        <w:t>button {</w:t>
      </w:r>
    </w:p>
    <w:p w14:paraId="35D19F02" w14:textId="77777777" w:rsidR="009C257A" w:rsidRDefault="009C257A" w:rsidP="009C257A">
      <w:r>
        <w:t xml:space="preserve">    padding: 8px;</w:t>
      </w:r>
    </w:p>
    <w:p w14:paraId="45CDEBF7" w14:textId="77777777" w:rsidR="009C257A" w:rsidRDefault="009C257A" w:rsidP="009C257A">
      <w:r>
        <w:lastRenderedPageBreak/>
        <w:t xml:space="preserve">    margin-top: 10px;</w:t>
      </w:r>
    </w:p>
    <w:p w14:paraId="07E22D37" w14:textId="77777777" w:rsidR="009C257A" w:rsidRDefault="009C257A" w:rsidP="009C257A">
      <w:r>
        <w:t>}</w:t>
      </w:r>
    </w:p>
    <w:p w14:paraId="0AED393A" w14:textId="77777777" w:rsidR="009C257A" w:rsidRDefault="009C257A" w:rsidP="009C257A"/>
    <w:p w14:paraId="49B919EC" w14:textId="77777777" w:rsidR="009C257A" w:rsidRDefault="009C257A" w:rsidP="009C257A">
      <w:r>
        <w:t>ul {</w:t>
      </w:r>
    </w:p>
    <w:p w14:paraId="5D2440E2" w14:textId="77777777" w:rsidR="009C257A" w:rsidRDefault="009C257A" w:rsidP="009C257A">
      <w:r>
        <w:t xml:space="preserve">    list-style: none;</w:t>
      </w:r>
    </w:p>
    <w:p w14:paraId="52DA0940" w14:textId="77777777" w:rsidR="009C257A" w:rsidRDefault="009C257A" w:rsidP="009C257A">
      <w:r>
        <w:t xml:space="preserve">    padding: 0;</w:t>
      </w:r>
    </w:p>
    <w:p w14:paraId="11A1AC5A" w14:textId="77777777" w:rsidR="009C257A" w:rsidRDefault="009C257A" w:rsidP="009C257A">
      <w:r>
        <w:t>}</w:t>
      </w:r>
    </w:p>
    <w:p w14:paraId="025DB2D8" w14:textId="77777777" w:rsidR="009C257A" w:rsidRDefault="009C257A" w:rsidP="009C257A"/>
    <w:p w14:paraId="5FA2BA25" w14:textId="77777777" w:rsidR="009C257A" w:rsidRDefault="009C257A" w:rsidP="009C257A">
      <w:r>
        <w:t>li {</w:t>
      </w:r>
    </w:p>
    <w:p w14:paraId="00CC07B2" w14:textId="77777777" w:rsidR="009C257A" w:rsidRDefault="009C257A" w:rsidP="009C257A">
      <w:r>
        <w:t xml:space="preserve">    background: #eee;</w:t>
      </w:r>
    </w:p>
    <w:p w14:paraId="2E4FF183" w14:textId="77777777" w:rsidR="009C257A" w:rsidRDefault="009C257A" w:rsidP="009C257A">
      <w:r>
        <w:t xml:space="preserve">    padding: 8px;</w:t>
      </w:r>
    </w:p>
    <w:p w14:paraId="4BF0EAC2" w14:textId="77777777" w:rsidR="009C257A" w:rsidRDefault="009C257A" w:rsidP="009C257A">
      <w:r>
        <w:t xml:space="preserve">    margin-top: 10px;</w:t>
      </w:r>
    </w:p>
    <w:p w14:paraId="746AF458" w14:textId="77777777" w:rsidR="009C257A" w:rsidRDefault="009C257A" w:rsidP="009C257A">
      <w:r>
        <w:t xml:space="preserve">    display: flex;</w:t>
      </w:r>
    </w:p>
    <w:p w14:paraId="462CD0A6" w14:textId="77777777" w:rsidR="009C257A" w:rsidRDefault="009C257A" w:rsidP="009C257A">
      <w:r>
        <w:t xml:space="preserve">    justify-content: space-between;</w:t>
      </w:r>
    </w:p>
    <w:p w14:paraId="404D53BC" w14:textId="77777777" w:rsidR="009C257A" w:rsidRDefault="009C257A" w:rsidP="009C257A">
      <w:r>
        <w:t>}</w:t>
      </w:r>
    </w:p>
    <w:p w14:paraId="71922E8F" w14:textId="77777777" w:rsidR="009C257A" w:rsidRDefault="009C257A" w:rsidP="009C257A"/>
    <w:p w14:paraId="101106EF" w14:textId="77777777" w:rsidR="009C257A" w:rsidRDefault="009C257A" w:rsidP="009C257A">
      <w:r>
        <w:t>.completed {</w:t>
      </w:r>
    </w:p>
    <w:p w14:paraId="7843B059" w14:textId="77777777" w:rsidR="009C257A" w:rsidRDefault="009C257A" w:rsidP="009C257A">
      <w:r>
        <w:t xml:space="preserve">    text-decoration: line-through;</w:t>
      </w:r>
    </w:p>
    <w:p w14:paraId="57D14901" w14:textId="77777777" w:rsidR="009C257A" w:rsidRDefault="009C257A" w:rsidP="009C257A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gray</w:t>
      </w:r>
      <w:proofErr w:type="spellEnd"/>
      <w:r>
        <w:t>;</w:t>
      </w:r>
    </w:p>
    <w:p w14:paraId="44FDEDA6" w14:textId="12EAA32D" w:rsidR="009C257A" w:rsidRDefault="009C257A" w:rsidP="009C257A">
      <w:r>
        <w:t>}</w:t>
      </w:r>
    </w:p>
    <w:p w14:paraId="081FFAF9" w14:textId="35019CA4" w:rsidR="009C257A" w:rsidRDefault="009C257A" w:rsidP="009C257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Script.js:</w:t>
      </w:r>
    </w:p>
    <w:p w14:paraId="02825B90" w14:textId="77777777" w:rsidR="009C257A" w:rsidRDefault="009C257A" w:rsidP="009C257A">
      <w:r>
        <w:t xml:space="preserve">function </w:t>
      </w:r>
      <w:proofErr w:type="spellStart"/>
      <w:r>
        <w:t>addTask</w:t>
      </w:r>
      <w:proofErr w:type="spellEnd"/>
      <w:r>
        <w:t>() {</w:t>
      </w:r>
    </w:p>
    <w:p w14:paraId="5DFF6014" w14:textId="77777777" w:rsidR="009C257A" w:rsidRDefault="009C257A" w:rsidP="009C257A">
      <w:r>
        <w:t xml:space="preserve">    let input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taskInput</w:t>
      </w:r>
      <w:proofErr w:type="spellEnd"/>
      <w:r>
        <w:t>");</w:t>
      </w:r>
    </w:p>
    <w:p w14:paraId="2915C506" w14:textId="77777777" w:rsidR="009C257A" w:rsidRDefault="009C257A" w:rsidP="009C257A">
      <w:r>
        <w:t xml:space="preserve">    let </w:t>
      </w:r>
      <w:proofErr w:type="spellStart"/>
      <w:r>
        <w:t>taskText</w:t>
      </w:r>
      <w:proofErr w:type="spellEnd"/>
      <w:r>
        <w:t xml:space="preserve"> = </w:t>
      </w:r>
      <w:proofErr w:type="spellStart"/>
      <w:r>
        <w:t>input.value</w:t>
      </w:r>
      <w:proofErr w:type="spellEnd"/>
      <w:r>
        <w:t>;</w:t>
      </w:r>
    </w:p>
    <w:p w14:paraId="433434EC" w14:textId="77777777" w:rsidR="009C257A" w:rsidRDefault="009C257A" w:rsidP="009C257A"/>
    <w:p w14:paraId="44DF0EFC" w14:textId="77777777" w:rsidR="009C257A" w:rsidRDefault="009C257A" w:rsidP="009C257A">
      <w:r>
        <w:t xml:space="preserve">    if (</w:t>
      </w:r>
      <w:proofErr w:type="spellStart"/>
      <w:r>
        <w:t>taskText</w:t>
      </w:r>
      <w:proofErr w:type="spellEnd"/>
      <w:r>
        <w:t xml:space="preserve"> === "") {</w:t>
      </w:r>
    </w:p>
    <w:p w14:paraId="3C4EBDCD" w14:textId="77777777" w:rsidR="009C257A" w:rsidRDefault="009C257A" w:rsidP="009C257A">
      <w:r>
        <w:t xml:space="preserve">        alert("Please enter a task");</w:t>
      </w:r>
    </w:p>
    <w:p w14:paraId="33D43CA9" w14:textId="77777777" w:rsidR="009C257A" w:rsidRDefault="009C257A" w:rsidP="009C257A">
      <w:r>
        <w:t xml:space="preserve">        return;</w:t>
      </w:r>
    </w:p>
    <w:p w14:paraId="7027FB67" w14:textId="77777777" w:rsidR="009C257A" w:rsidRDefault="009C257A" w:rsidP="009C257A">
      <w:r>
        <w:t xml:space="preserve">    }</w:t>
      </w:r>
    </w:p>
    <w:p w14:paraId="48E4A0B8" w14:textId="77777777" w:rsidR="009C257A" w:rsidRDefault="009C257A" w:rsidP="009C257A"/>
    <w:p w14:paraId="05F687E4" w14:textId="77777777" w:rsidR="009C257A" w:rsidRDefault="009C257A" w:rsidP="009C257A">
      <w:r>
        <w:t xml:space="preserve">    let li = </w:t>
      </w:r>
      <w:proofErr w:type="spellStart"/>
      <w:r>
        <w:t>document.createElement</w:t>
      </w:r>
      <w:proofErr w:type="spellEnd"/>
      <w:r>
        <w:t>("li");</w:t>
      </w:r>
    </w:p>
    <w:p w14:paraId="5DC7EF85" w14:textId="77777777" w:rsidR="009C257A" w:rsidRDefault="009C257A" w:rsidP="009C257A"/>
    <w:p w14:paraId="5A3CBC46" w14:textId="77777777" w:rsidR="009C257A" w:rsidRDefault="009C257A" w:rsidP="009C257A">
      <w:r>
        <w:t xml:space="preserve">    let span = </w:t>
      </w:r>
      <w:proofErr w:type="spellStart"/>
      <w:r>
        <w:t>document.createElement</w:t>
      </w:r>
      <w:proofErr w:type="spellEnd"/>
      <w:r>
        <w:t>("span");</w:t>
      </w:r>
    </w:p>
    <w:p w14:paraId="670FA60A" w14:textId="77777777" w:rsidR="009C257A" w:rsidRDefault="009C257A" w:rsidP="009C257A">
      <w:r>
        <w:lastRenderedPageBreak/>
        <w:t xml:space="preserve">    </w:t>
      </w:r>
      <w:proofErr w:type="spellStart"/>
      <w:r>
        <w:t>span.textContent</w:t>
      </w:r>
      <w:proofErr w:type="spellEnd"/>
      <w:r>
        <w:t xml:space="preserve"> = </w:t>
      </w:r>
      <w:proofErr w:type="spellStart"/>
      <w:r>
        <w:t>taskText</w:t>
      </w:r>
      <w:proofErr w:type="spellEnd"/>
      <w:r>
        <w:t>;</w:t>
      </w:r>
    </w:p>
    <w:p w14:paraId="5E61BAF4" w14:textId="77777777" w:rsidR="009C257A" w:rsidRDefault="009C257A" w:rsidP="009C257A"/>
    <w:p w14:paraId="664DFD01" w14:textId="77777777" w:rsidR="009C257A" w:rsidRDefault="009C257A" w:rsidP="009C257A">
      <w:r>
        <w:t xml:space="preserve">    </w:t>
      </w:r>
      <w:proofErr w:type="spellStart"/>
      <w:r>
        <w:t>span.onclick</w:t>
      </w:r>
      <w:proofErr w:type="spellEnd"/>
      <w:r>
        <w:t xml:space="preserve"> = function () {</w:t>
      </w:r>
    </w:p>
    <w:p w14:paraId="58EFEB73" w14:textId="77777777" w:rsidR="009C257A" w:rsidRDefault="009C257A" w:rsidP="009C257A">
      <w:r>
        <w:t xml:space="preserve">        </w:t>
      </w:r>
      <w:proofErr w:type="spellStart"/>
      <w:r>
        <w:t>span.classList.toggle</w:t>
      </w:r>
      <w:proofErr w:type="spellEnd"/>
      <w:r>
        <w:t>("completed");</w:t>
      </w:r>
    </w:p>
    <w:p w14:paraId="07287DB0" w14:textId="77777777" w:rsidR="009C257A" w:rsidRDefault="009C257A" w:rsidP="009C257A">
      <w:r>
        <w:t xml:space="preserve">    };</w:t>
      </w:r>
    </w:p>
    <w:p w14:paraId="376A736C" w14:textId="77777777" w:rsidR="009C257A" w:rsidRDefault="009C257A" w:rsidP="009C257A"/>
    <w:p w14:paraId="09DACFB4" w14:textId="77777777" w:rsidR="009C257A" w:rsidRDefault="009C257A" w:rsidP="009C257A">
      <w:r>
        <w:t xml:space="preserve">    let </w:t>
      </w:r>
      <w:proofErr w:type="spellStart"/>
      <w:r>
        <w:t>deleteBtn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("button");</w:t>
      </w:r>
    </w:p>
    <w:p w14:paraId="2A5EDB39" w14:textId="77777777" w:rsidR="009C257A" w:rsidRDefault="009C257A" w:rsidP="009C257A">
      <w:r>
        <w:t xml:space="preserve">    </w:t>
      </w:r>
      <w:proofErr w:type="spellStart"/>
      <w:r>
        <w:t>deleteBtn.textContent</w:t>
      </w:r>
      <w:proofErr w:type="spellEnd"/>
      <w:r>
        <w:t xml:space="preserve"> = "Delete";</w:t>
      </w:r>
    </w:p>
    <w:p w14:paraId="140CE157" w14:textId="77777777" w:rsidR="009C257A" w:rsidRDefault="009C257A" w:rsidP="009C257A">
      <w:r>
        <w:t xml:space="preserve">    </w:t>
      </w:r>
      <w:proofErr w:type="spellStart"/>
      <w:r>
        <w:t>deleteBtn.onclick</w:t>
      </w:r>
      <w:proofErr w:type="spellEnd"/>
      <w:r>
        <w:t xml:space="preserve"> = function () {</w:t>
      </w:r>
    </w:p>
    <w:p w14:paraId="4D2D92F5" w14:textId="77777777" w:rsidR="009C257A" w:rsidRDefault="009C257A" w:rsidP="009C257A">
      <w:r>
        <w:t xml:space="preserve">        </w:t>
      </w:r>
      <w:proofErr w:type="spellStart"/>
      <w:r>
        <w:t>li.remove</w:t>
      </w:r>
      <w:proofErr w:type="spellEnd"/>
      <w:r>
        <w:t>();</w:t>
      </w:r>
    </w:p>
    <w:p w14:paraId="686B9E5D" w14:textId="77777777" w:rsidR="009C257A" w:rsidRDefault="009C257A" w:rsidP="009C257A">
      <w:r>
        <w:t xml:space="preserve">    };</w:t>
      </w:r>
    </w:p>
    <w:p w14:paraId="03A73C11" w14:textId="77777777" w:rsidR="009C257A" w:rsidRDefault="009C257A" w:rsidP="009C257A"/>
    <w:p w14:paraId="41B80954" w14:textId="77777777" w:rsidR="009C257A" w:rsidRDefault="009C257A" w:rsidP="009C257A">
      <w:r>
        <w:t xml:space="preserve">    </w:t>
      </w:r>
      <w:proofErr w:type="spellStart"/>
      <w:r>
        <w:t>li.appendChild</w:t>
      </w:r>
      <w:proofErr w:type="spellEnd"/>
      <w:r>
        <w:t>(span);</w:t>
      </w:r>
    </w:p>
    <w:p w14:paraId="4C4ABB59" w14:textId="77777777" w:rsidR="009C257A" w:rsidRDefault="009C257A" w:rsidP="009C257A">
      <w:r>
        <w:t xml:space="preserve">    </w:t>
      </w:r>
      <w:proofErr w:type="spellStart"/>
      <w:r>
        <w:t>li.appendChild</w:t>
      </w:r>
      <w:proofErr w:type="spellEnd"/>
      <w:r>
        <w:t>(</w:t>
      </w:r>
      <w:proofErr w:type="spellStart"/>
      <w:r>
        <w:t>deleteBtn</w:t>
      </w:r>
      <w:proofErr w:type="spellEnd"/>
      <w:r>
        <w:t>);</w:t>
      </w:r>
    </w:p>
    <w:p w14:paraId="6A022B62" w14:textId="77777777" w:rsidR="009C257A" w:rsidRDefault="009C257A" w:rsidP="009C257A"/>
    <w:p w14:paraId="70473793" w14:textId="77777777" w:rsidR="009C257A" w:rsidRDefault="009C257A" w:rsidP="009C257A">
      <w:r>
        <w:t xml:space="preserve">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taskList</w:t>
      </w:r>
      <w:proofErr w:type="spellEnd"/>
      <w:r>
        <w:t>").</w:t>
      </w:r>
      <w:proofErr w:type="spellStart"/>
      <w:r>
        <w:t>appendChild</w:t>
      </w:r>
      <w:proofErr w:type="spellEnd"/>
      <w:r>
        <w:t>(li);</w:t>
      </w:r>
    </w:p>
    <w:p w14:paraId="772BEE99" w14:textId="77777777" w:rsidR="009C257A" w:rsidRDefault="009C257A" w:rsidP="009C257A">
      <w:r>
        <w:t xml:space="preserve">    </w:t>
      </w:r>
      <w:proofErr w:type="spellStart"/>
      <w:r>
        <w:t>input.value</w:t>
      </w:r>
      <w:proofErr w:type="spellEnd"/>
      <w:r>
        <w:t xml:space="preserve"> = "";</w:t>
      </w:r>
    </w:p>
    <w:p w14:paraId="37E89454" w14:textId="6B6D4882" w:rsidR="009C257A" w:rsidRPr="009C257A" w:rsidRDefault="009C257A" w:rsidP="009C257A">
      <w:r>
        <w:t>}</w:t>
      </w:r>
    </w:p>
    <w:p w14:paraId="3E71D3B3" w14:textId="77777777" w:rsidR="009C257A" w:rsidRPr="009C257A" w:rsidRDefault="009C257A" w:rsidP="009C257A">
      <w:pPr>
        <w:rPr>
          <w:rFonts w:asciiTheme="majorHAnsi" w:hAnsiTheme="majorHAnsi" w:cstheme="majorHAnsi"/>
          <w:b/>
          <w:bCs/>
        </w:rPr>
      </w:pPr>
      <w:r w:rsidRPr="009C257A">
        <w:rPr>
          <w:rFonts w:asciiTheme="majorHAnsi" w:hAnsiTheme="majorHAnsi" w:cstheme="majorHAnsi"/>
          <w:b/>
          <w:bCs/>
        </w:rPr>
        <w:t>9️</w:t>
      </w:r>
      <w:r w:rsidRPr="009C257A">
        <w:rPr>
          <w:rFonts w:ascii="Segoe UI Symbol" w:hAnsi="Segoe UI Symbol" w:cs="Segoe UI Symbol"/>
          <w:b/>
          <w:bCs/>
        </w:rPr>
        <w:t>⃣</w:t>
      </w:r>
      <w:r w:rsidRPr="009C257A">
        <w:rPr>
          <w:rFonts w:asciiTheme="majorHAnsi" w:hAnsiTheme="majorHAnsi" w:cstheme="majorHAnsi"/>
          <w:b/>
          <w:bCs/>
        </w:rPr>
        <w:t xml:space="preserve"> Conclusion</w:t>
      </w:r>
    </w:p>
    <w:p w14:paraId="2FD33E5D" w14:textId="77777777" w:rsidR="009C257A" w:rsidRPr="009C257A" w:rsidRDefault="009C257A" w:rsidP="009C257A">
      <w:pPr>
        <w:rPr>
          <w:rFonts w:asciiTheme="majorHAnsi" w:hAnsiTheme="majorHAnsi" w:cstheme="majorHAnsi"/>
          <w:b/>
          <w:bCs/>
        </w:rPr>
      </w:pPr>
      <w:r w:rsidRPr="009C257A">
        <w:rPr>
          <w:rFonts w:asciiTheme="majorHAnsi" w:hAnsiTheme="majorHAnsi" w:cstheme="majorHAnsi"/>
          <w:b/>
          <w:bCs/>
        </w:rPr>
        <w:t>The To-Do List Application is a simple yet effective mini project that demonstrates basic web development skills and is ideal for beginners.</w:t>
      </w:r>
    </w:p>
    <w:p w14:paraId="7CF0BEAD" w14:textId="3333CD3C" w:rsidR="007B41A5" w:rsidRPr="009C257A" w:rsidRDefault="007B41A5" w:rsidP="007B41A5">
      <w:pPr>
        <w:rPr>
          <w:moveTo w:id="2" w:author="AWSHATHA T" w:date="2026-01-09T09:11:00Z" w16du:dateUtc="2026-01-09T03:41:00Z"/>
          <w:rFonts w:asciiTheme="majorHAnsi" w:hAnsiTheme="majorHAnsi" w:cstheme="majorHAnsi"/>
          <w:b/>
          <w:bCs/>
        </w:rPr>
      </w:pPr>
      <w:moveToRangeStart w:id="3" w:author="AWSHATHA T" w:date="2026-01-09T09:11:00Z" w:name="move218842295"/>
    </w:p>
    <w:moveToRangeEnd w:id="3"/>
    <w:p w14:paraId="156F9018" w14:textId="77777777" w:rsidR="007B41A5" w:rsidRPr="00F050EB" w:rsidRDefault="007B41A5" w:rsidP="00F050EB">
      <w:pPr>
        <w:rPr>
          <w:ins w:id="4" w:author="AWSHATHA T" w:date="2026-01-09T09:11:00Z" w16du:dateUtc="2026-01-09T03:41:00Z"/>
        </w:rPr>
      </w:pPr>
    </w:p>
    <w:p w14:paraId="68D1506E" w14:textId="77777777" w:rsidR="00403188" w:rsidRDefault="00403188"/>
    <w:sectPr w:rsidR="00403188" w:rsidSect="004D5BFE">
      <w:type w:val="continuous"/>
      <w:pgSz w:w="11910" w:h="16840"/>
      <w:pgMar w:top="1400" w:right="1418" w:bottom="680" w:left="1276" w:header="0" w:footer="48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B2995"/>
    <w:multiLevelType w:val="multilevel"/>
    <w:tmpl w:val="F0A8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F38A3"/>
    <w:multiLevelType w:val="multilevel"/>
    <w:tmpl w:val="23CE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30CEF"/>
    <w:multiLevelType w:val="multilevel"/>
    <w:tmpl w:val="DA06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B3B80"/>
    <w:multiLevelType w:val="multilevel"/>
    <w:tmpl w:val="B9C4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8523E"/>
    <w:multiLevelType w:val="multilevel"/>
    <w:tmpl w:val="B4AE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6458B5"/>
    <w:multiLevelType w:val="multilevel"/>
    <w:tmpl w:val="D4289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126228"/>
    <w:multiLevelType w:val="multilevel"/>
    <w:tmpl w:val="B6F0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77143">
    <w:abstractNumId w:val="3"/>
  </w:num>
  <w:num w:numId="2" w16cid:durableId="865757480">
    <w:abstractNumId w:val="0"/>
  </w:num>
  <w:num w:numId="3" w16cid:durableId="1337533554">
    <w:abstractNumId w:val="6"/>
  </w:num>
  <w:num w:numId="4" w16cid:durableId="1515144197">
    <w:abstractNumId w:val="5"/>
  </w:num>
  <w:num w:numId="5" w16cid:durableId="549537780">
    <w:abstractNumId w:val="2"/>
  </w:num>
  <w:num w:numId="6" w16cid:durableId="1580863420">
    <w:abstractNumId w:val="1"/>
  </w:num>
  <w:num w:numId="7" w16cid:durableId="1912226428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WSHATHA T">
    <w15:presenceInfo w15:providerId="Windows Live" w15:userId="84a7e0f85cf897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EB"/>
    <w:rsid w:val="00080CCC"/>
    <w:rsid w:val="00203F14"/>
    <w:rsid w:val="00403188"/>
    <w:rsid w:val="004D5BFE"/>
    <w:rsid w:val="00560208"/>
    <w:rsid w:val="00597B7E"/>
    <w:rsid w:val="00784111"/>
    <w:rsid w:val="007B41A5"/>
    <w:rsid w:val="009C1E76"/>
    <w:rsid w:val="009C257A"/>
    <w:rsid w:val="00D93944"/>
    <w:rsid w:val="00F050EB"/>
    <w:rsid w:val="00F11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09A3F"/>
  <w15:chartTrackingRefBased/>
  <w15:docId w15:val="{97A0DEAC-CFEE-44B3-9D44-E2AE6EFEE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1A5"/>
  </w:style>
  <w:style w:type="paragraph" w:styleId="Heading1">
    <w:name w:val="heading 1"/>
    <w:basedOn w:val="Normal"/>
    <w:next w:val="Normal"/>
    <w:link w:val="Heading1Char"/>
    <w:uiPriority w:val="9"/>
    <w:qFormat/>
    <w:rsid w:val="00F05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0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473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AWSHATHA T</dc:creator>
  <cp:keywords/>
  <dc:description/>
  <cp:lastModifiedBy>AWSHATHA T</cp:lastModifiedBy>
  <cp:revision>2</cp:revision>
  <dcterms:created xsi:type="dcterms:W3CDTF">2026-01-09T03:31:00Z</dcterms:created>
  <dcterms:modified xsi:type="dcterms:W3CDTF">2026-01-09T04:05:00Z</dcterms:modified>
</cp:coreProperties>
</file>